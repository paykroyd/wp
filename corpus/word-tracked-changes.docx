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A19" w:rsidRDefault="00C62A19" w14:paraId="1A2B3C4D" w14:textId="77777777">
      <w:pPr>
        <w:pStyle w:val="Heading1"/>
      </w:pPr>
      <w:r w:rsidRPr="00C62A19">
        <w:t xml:space="preserve">Tracked changes</w:t>
      </w:r>
    </w:p>
    <w:p w:rsidR="00A1" w:rsidDel="00A2">
      <w:r>
        <w:t xml:space="preserve">Kept text </w:t>
      </w:r>
      <w:ins w:id="1" w:author="Ann" w:date="2025-01-01T09:00:00Z">
        <w:r>
          <w:t>inserted text</w:t>
        </w:r>
      </w:ins>
      <w:r>
        <w:t xml:space="preserve"> and </w:t>
      </w:r>
      <w:del w:id="2" w:author="Ann" w:date="2025-01-01T09:00:00Z">
        <w:r>
          <w:delText xml:space="preserve">deleted text </w:delText>
        </w:r>
      </w:del>
      <w:r>
        <w:t>end.</w:t>
      </w:r>
    </w:p>
    <w:p>
      <w:pPr>
        <w:rPr>
          <w:ins w:id="3" w:author="Ann" w:date="2025-01-01T09:00:00Z"/>
        </w:rPr>
      </w:pPr>
      <w:ins w:id="4" w:author="Ann" w:date="2025-01-01T09:00:00Z">
        <w:r>
          <w:t>An entirely inserted paragraph.</w:t>
        </w:r>
      </w:ins>
    </w:p>
    <w:p>
      <w:pPr>
        <w:rPr>
          <w:del w:id="5" w:author="Bob" w:date="2025-01-02T09:00:00Z"/>
        </w:rPr>
      </w:pPr>
      <w:del w:id="6" w:author="Bob" w:date="2025-01-02T09:00:00Z">
        <w:r>
          <w:delText>An entirely deleted paragraph.</w:delText>
        </w:r>
      </w:del>
    </w:p>
    <w:p>
      <w:r>
        <w:rPr>
          <w:rPrChange w:id="7" w:author="Bob" w:date="2025-01-02T09:00:00Z">
            <w:rPr/>
          </w:rPrChange>
          <w:b/>
        </w:rPr>
        <w:t>Formatting change to bold</w:t>
      </w:r>
    </w:p>
    <w:p>
      <w:pPr>
        <w:jc w:val="center"/>
        <w:pPrChange w:id="8" w:author="Bob" w:date="2025-01-02T09:00:00Z">
          <w:pPr/>
        </w:pPrChange>
      </w:pPr>
      <w:r>
        <w:t>Paragraph property change</w:t>
      </w:r>
    </w:p>
    <w:p>
      <w:moveFromRangeStart w:id="9" w:author="Ann" w:date="2025-01-03T09:00:00Z" w:name="move1"/>
      <w:moveFrom w:id="10" w:author="Ann" w:date="2025-01-03T09:00:00Z">
        <w:r>
          <w:delText>Moved sentence.</w:delText>
        </w:r>
      </w:moveFrom>
      <w:moveFromRangeEnd w:id="9"/>
    </w:p>
    <w:p>
      <w:moveToRangeStart w:id="11" w:author="Ann" w:date="2025-01-03T09:00:00Z" w:name="move1"/>
      <w:moveTo w:id="12" w:author="Ann" w:date="2025-01-03T09:00:00Z">
        <w:r>
          <w:t>Moved sentence.</w:t>
        </w:r>
      </w:moveTo>
      <w:moveToRangeEnd w:id="11"/>
    </w:p>
    <w:p>
      <w:ins w:id="13" w:author="Ann" w:date="2025-01-01T09:00:00Z">
        <w:del w:id="14" w:author="Bob" w:date="2025-01-02T09:00:00Z">
          <w:r>
            <w:delText>inserted then deleted</w:delText>
          </w:r>
        </w:del>
      </w:ins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rsids>
    <w:rsidRoot w:val="00C62A19"/>
    <w:rsid w:val="00C62A19"/>
    <w:rsid w:val="0001AB12"/>
  </w:rsids>
  <m:mathPr xmlns:m="http://schemas.openxmlformats.org/officeDocument/2006/math">
    <m:mathFont m:val="Cambria Math"/>
  </m:mathPr>
  <w:themeFontLang w:val="en-US"/>
  <w:decimalSymbol w:val="."/>
  <w:listSeparator w:val=","/>
  <w14:docId w14:val="4D4B1F3E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accent1>
        <a:srgbClr val="4472C4"/>
      </a:accent1>
      <a:hlink>
        <a:srgbClr val="0563C1"/>
      </a: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</dc:title>
  <dc:creator>Author</dc:creator>
  <cp:lastModifiedBy>Author</cp:lastModifiedBy>
  <cp:revision>3</cp:revision>
  <dcterms:created xsi:type="dcterms:W3CDTF">2025-01-01T00:00:00Z</dcterms:created>
  <dcterms:modified xsi:type="dcterms:W3CDTF">2025-06-01T12:34:56Z</dcterms:modified>
</cp:coreProperties>
</file>