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ins w:id="1" w:author="A" w:date="2025-01-01T00:00:00Z"/>
        </w:rPr>
      </w:pPr>
      <w:r>
        <w:t>Paragraph mark inserted (paragraphs joined when accepted)</w:t>
      </w:r>
    </w:p>
    <w:p>
      <w:pPr>
        <w:rPr>
          <w:del w:id="2" w:author="A" w:date="2025-01-01T00:00:00Z"/>
        </w:rPr>
      </w:pPr>
      <w:r>
        <w:t>Paragraph mark deleted</w:t>
      </w:r>
    </w:p>
    <w:p>
      <w:r>
        <w:t>Normal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