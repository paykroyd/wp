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9">
        <w:ins w:id="1" w:author="A" w:date="2025-01-01T00:00:00Z">
          <w:sdt>
            <w:sdtPr>
              <w:id w:val="1"/>
            </w:sdtPr>
            <w:sdtContent>
              <w:smartTag w:uri="urn:x" w:element="place">
                <w:customXml w:uri="urn:y" w:element="z">
                  <w:r>
                    <w:rPr>
                      <w:b/>
                    </w:rPr>
                    <w:t>deeply nested run</w:t>
                  </w:r>
                </w:customXml>
              </w:smartTag>
            </w:sdtContent>
          </w:sdt>
        </w:ins>
      </w:hyperlink>
      <w:dir w:val="rtl">
        <w:bdo w:val="ltr">
          <w:r>
            <w:t>bidi wrappers</w:t>
          </w:r>
        </w:bdo>
      </w:dir>
    </w:p>
    <w:sdt>
      <w:sdtPr>
        <w:id w:val="2"/>
      </w:sdtPr>
      <w:sdtContent>
        <w:sdt>
          <w:sdtPr>
            <w:id w:val="3"/>
          </w:sdtPr>
          <w:sdtContent>
            <w:p>
              <w:r>
                <w:t>nested block controls</w:t>
              </w:r>
            </w:p>
          </w:sdtContent>
        </w:sdt>
      </w:sdtContent>
    </w:sdt>
    <w:customXml w:uri="urn:block" w:element="b">
      <w:p>
        <w:r>
          <w:t>block-level customXml</w:t>
        </w:r>
      </w:p>
    </w:customXml>
    <w:p>
      <w:r>
        <w:t>Unknown element: </w:t>
        <w:unknownThing w:x="1">inside</w:unknownThing>
        <w:t> after</w:t>
      </w:r>
      <w:unknownParaChild/>
    </w:p>
    <w:unknownBlock>
      <w:p>
        <w:r>
          <w:t>x</w:t>
        </w:r>
      </w:p>
    </w:unknownBlock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hyperlink" Target="https://example.com/" TargetMode="External"/></Relationships>
</file>