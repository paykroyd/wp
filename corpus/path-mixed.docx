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:rsidR="00A1" w14:paraId="1">
      <w:pPr>
        <w:pStyle w:val="Heading1"/>
        <w:rPr>
          <w:lang w:val="en-GB"/>
        </w:rPr>
      </w:pPr>
      <w:r>
        <w:rPr>
          <w:lang w:val="en-GB"/>
        </w:rPr>
        <w:t>Pathological</w:t>
      </w:r>
    </w:p>
    <w:p>
      <w:r>
        <w:t xml:space="preserve">Plain </w:t>
      </w:r>
      <w:r>
        <w:rPr>
          <w:b/>
          <w:bCs/>
          <w:rFonts w:ascii="Arial" w:hAnsi="Arial" w:cs="Arial"/>
        </w:rPr>
        <w:t>bold Arial</w:t>
      </w:r>
      <w:r>
        <w:t xml:space="preserve"> then </w:t>
      </w:r>
      <w:ins w:id="1" w:author="A" w:date="2024-01-01T00:00:00Z">
        <w:r>
          <w:t>inserted</w:t>
        </w:r>
      </w:ins>
      <w:del w:id="2" w:author="A" w:date="2024-01-01T00:00:00Z">
        <w:r>
          <w:delText xml:space="preserve"> deleted</w:delText>
        </w:r>
      </w:del>
      <w:r>
        <w:t>.</w:t>
      </w:r>
    </w:p>
    <w:p>
      <w:commentRangeStart w:id="0"/>
      <w:r>
        <w:t>Commented text</w:t>
      </w:r>
      <w:commentRangeEnd w:id="0"/>
      <w:r>
        <w:commentReference w:id="0"/>
      </w:r>
    </w:p>
    <w:p>
      <w:r>
        <w:t xml:space="preserve">See </w:t>
      </w:r>
      <w:hyperlink r:id="rId9" w:history="1">
        <w:r>
          <w:rPr>
            <w:rStyle w:val="Hyperlink"/>
          </w:rPr>
          <w:t>the website</w:t>
        </w:r>
      </w:hyperlink>
      <w:r>
        <w:t xml:space="preserve"> and page </w:t>
      </w:r>
      <w:r>
        <w:fldChar w:fldCharType="begin"/>
      </w:r>
      <w:r>
        <w:instrText xml:space="preserve"> PAGE </w:instrText>
      </w:r>
      <w:r>
        <w:fldChar w:fldCharType="separate"/>
      </w:r>
      <w:r>
        <w:t>3</w:t>
      </w:r>
      <w:r>
        <w:fldChar w:fldCharType="end"/>
      </w:r>
      <w:r>
        <w:t>.</w:t>
      </w:r>
    </w:p>
    <w:bookmarkStart w:id="7" w:name="regional"/>
    <w:p>
      <w:pPr>
        <w:jc w:val="center"/>
        <w:ind w:left="720" w:hanging="360"/>
        <w:spacing w:before="240" w:after="0" w:line="360" w:lineRule="auto"/>
        <w:tabs>
          <w:tab w:val="right" w:leader="dot" w:pos="8640"/>
        </w:tabs>
      </w:pPr>
      <w:r>
        <w:rPr>
          <w:i/>
          <w:sz w:val="28"/>
          <w:color w:val="FF0000"/>
          <w:highlight w:val="yellow"/>
          <w:u w:val="double"/>
        </w:rPr>
        <w:t>Formatted</w:t>
      </w:r>
      <w:r>
        <w:tab/>
        <w:t>tabbed</w:t>
        <w:br/>
        <w:t>after break</w:t>
      </w:r>
    </w:p>
    <w:bookmarkEnd w:id="7"/>
    <w:sdt>
      <w:sdtPr>
        <w:alias w:val="Title"/>
        <w:id w:val="123"/>
      </w:sdtPr>
      <w:sdtContent>
        <w:p>
          <w:r>
            <w:t>Inside a block content control</w:t>
          </w:r>
        </w:p>
      </w:sdtContent>
    </w:sdt>
    <w:p>
      <w:r>
        <w:t xml:space="preserve">Run-level </w:t>
      </w:r>
      <w:sdt>
        <w:sdtPr>
          <w:id w:val="124"/>
        </w:sdtPr>
        <w:sdtContent>
          <w:r>
            <w:t>control</w:t>
          </w:r>
        </w:sdtContent>
      </w:sdt>
      <w:r>
        <w:t xml:space="preserve"> here, then a footnote</w:t>
      </w:r>
      <w:r>
        <w:rPr>
          <w:vertAlign w:val="superscript"/>
        </w:rPr>
        <w:footnoteReference w:id="1"/>
      </w:r>
      <w:r>
        <w:t>.</w:t>
      </w:r>
    </w:p>
    <w:tbl>
      <w:tblPr>
        <w:tblStyle w:val="TableGrid"/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A1</w:t>
            </w:r>
          </w:p>
        </w:tc>
        <w:tc>
          <w:tcPr>
            <w:tcW w:w="4000" w:type="dxa"/>
          </w:tcPr>
          <w:p>
            <w:r>
              <w:t>B1</w:t>
            </w:r>
          </w:p>
        </w:tc>
      </w:tr>
    </w:tbl>
    <w:p>
      <w:r>
        <w:t>Last &amp; &lt;escaped&gt; paragraph</w:t>
      </w:r>
      <w:r>
        <w:br w:type="page"/>
      </w:r>
      <w:r>
        <w:t>New page</w:t>
      </w:r>
    </w:p>
    <w:sectPr w:rsidR="00B2"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Reviewer" w:date="2024-01-01T00:00:00Z" w:initials="R">
    <w:p>
      <w:r>
        <w:t>Please check this.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jc w:val="center"/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id="1">
    <w:p>
      <w:pPr>
        <w:pStyle w:val="FootnoteText"/>
      </w:pPr>
      <w:r>
        <w:footnoteRef/>
      </w:r>
      <w:r>
        <w:t xml:space="preserve"> A footnote.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Theme="minorHAnsi" w:hAnsiTheme="minorHAnsi"/>
        <w:sz w:val="24"/>
        <w:lang w:val="en-US"/>
      </w:rPr>
    </w:rPrDefault>
    <w:pPrDefault>
      <w:pPr>
        <w:spacing w:after="200" w:line="276" w:lineRule="auto"/>
      </w:pPr>
    </w:pPrDefault>
  </w:docDefaults>
  <w:latentStyles w:defLockedState="0" w:count="1">
    <w:lsdException w:name="Normal" w:uiPriority="0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spacing w:before="480" w:after="0"/>
      <w:outlineLvl w:val="0"/>
    </w:pPr>
    <w:rPr>
      <w:rFonts w:asciiTheme="majorHAnsi" w:hAnsiTheme="majorHAnsi"/>
      <w:b/>
      <w:color w:val="365F91"/>
      <w:sz w:val="28"/>
    </w:rPr>
  </w:style>
  <w:style w:type="character" w:default="1" w:styleId="DefaultParagraphFont">
    <w:name w:val="Default Paragraph Font"/>
    <w:semiHidden/>
  </w:style>
  <w:style w:type="character" w:styleId="Hyperlink">
    <w:name w:val="Hyperlink"/>
    <w:rPr>
      <w:color w:val="0000FF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theme" Target="theme/theme1.xml"/><Relationship Id="rId8" Type="http://schemas.openxmlformats.org/officeDocument/2006/relationships/footer" Target="footer1.xml"/><Relationship Id="rId9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fontScheme name="Office">
      <a:majorFont>
        <a:latin typeface="Cambria"/>
      </a:majorFont>
      <a:minorFont>
        <a:latin typeface="Times New Roman"/>
      </a:minorFont>
    </a:fontScheme>
  </a:themeElements>
</a:theme>
</file>